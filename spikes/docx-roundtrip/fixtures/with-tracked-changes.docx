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The parties agree to </w:t>
      </w:r>
      <w:ins w:id="101" w:author="Opposing Counsel" w:date="2026-01-15T10:00:00Z">
        <w:r>
          <w:t xml:space="preserve">promptly </w:t>
        </w:r>
      </w:ins>
      <w:r>
        <w:t xml:space="preserve">resolve all </w:t>
      </w:r>
      <w:del w:id="102" w:author="Opposing Counsel" w:date="2026-01-15T10:00:00Z">
        <w:r>
          <w:delText xml:space="preserve">minor </w:delText>
        </w:r>
      </w:del>
      <w:commentRangeStart w:id="1"/>
      <w:r>
        <w:t>disputes</w:t>
      </w:r>
      <w:commentRangeEnd w:id="1"/>
      <w:r>
        <w:rPr>
          <w:rStyle w:val="CommentReference"/>
        </w:rPr>
        <w:commentReference w:id="1"/>
      </w:r>
      <w:r>
        <w:t>.</w:t>
      </w:r>
    </w:p>
    <w:sectPr>
    </w:sectPr>
  </w:body>
</w:document>
</file>

<file path=word/comments.xml><?xml version="1.0" encoding="utf-8"?>
<w:comments xmlns:w="http://schemas.openxmlformats.org/wordprocessingml/2006/main">
  <w:comment w:id="1" w:author="Opposing Counsel" w:date="2026-01-15T10:00:00Z" w:initials="OC">
    <w:p>
      <w:r>
        <w:t>Define the scope of disputes covered.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