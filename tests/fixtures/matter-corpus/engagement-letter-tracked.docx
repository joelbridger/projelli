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1"/>
      <w:pPr>
        <w:pStyle w:val="Title"/>
      </w:pPr>
      <w:r>
        <w:t>ENGAGEMENT LETTER</w:t>
      </w:r>
      <w:commentRangeEnd w:id="1"/>
      <w:r>
        <w:rPr>
          <w:rStyle w:val="CommentReference"/>
        </w:rPr>
        <w:commentReference w:id="1"/>
      </w:r>
    </w:p>
    <w:p>
      <w:r>
        <w:t>Marchetti &amp; Associates LLP</w:t>
      </w:r>
    </w:p>
    <w:p>
      <w:r>
        <w:t>1200 Commerce Drive, Suite 400</w:t>
      </w:r>
    </w:p>
    <w:p>
      <w:r>
        <w:t>New York, NY 10001</w:t>
      </w:r>
    </w:p>
    <w:p/>
    <w:p>
      <w:r>
        <w:t>June 10, 2026</w:t>
      </w:r>
    </w:p>
    <w:p/>
    <w:p>
      <w:r>
        <w:t>Re: Retention — Johnson v. Nexus Dynamics Corp.</w:t>
      </w:r>
    </w:p>
    <w:p>
      <w:commentRangeStart w:id="2"/>
      <w:commentRangeEnd w:id="2"/>
      <w:r>
        <w:rPr>
          <w:rStyle w:val="CommentReference"/>
        </w:rPr>
        <w:commentReference w:id="2"/>
      </w:r>
    </w:p>
    <w:p>
      <w:r>
        <w:t>Dear Mr. Johnson, this letter confirms the terms of our engagement. We will represent you in connection with your wrongful termination claim against Nexus Dynamics Corp. Our hourly rate is $450 per hour.</w:t>
      </w:r>
    </w:p>
    <w:p/>
    <w:p>
      <w:r>
        <w:t>Scope of Representation: We will handle all aspects of pre-litigation negotiation, mediation, and if necessary, litigation through trial. We will not handle any appeals without a separate engagement agreement.</w:t>
      </w:r>
    </w:p>
    <w:p/>
    <w:p>
      <w:r>
        <w:t>Retainer: You agree to pay an initial retainer of $10,000. Additional costs will be billed monthly.</w:t>
      </w:r>
    </w:p>
    <w:p/>
    <w:p>
      <w:r>
        <w:t>Confidentiality: All communications between attorney and client are protected by attorney-client privilege. You must not share our work product with third parties without prior written consent.</w:t>
      </w:r>
    </w:p>
    <w:p/>
    <w:p>
      <w:r>
        <w:br w:type="page"/>
      </w:r>
    </w:p>
    <w:p>
      <w:pPr>
        <w:pStyle w:val="Heading1"/>
      </w:pPr>
      <w:r>
        <w:t>TERMS AND CONDITIONS</w:t>
      </w:r>
    </w:p>
    <w:p>
      <w:r>
        <w:t>Governing Law: This agreement shall be governed by the laws of the State of New York.</w:t>
      </w:r>
    </w:p>
    <w:p>
      <w:r>
        <w:t>Dispute Resolution: Any fee disputes shall first be submitted to non-binding mediation before the New York State Bar Association.</w:t>
      </w:r>
    </w:p>
    <w:p>
      <w:r>
        <w:t>Termination: Either party may terminate this engagement upon ten (10) days written notice. Client remains responsible for all fees incurred through the termination date.</w:t>
      </w:r>
    </w:p>
    <w:p/>
    <w:p>
      <w:r>
        <w:t>Please sign below to acknowledge your agreement to these terms.</w:t>
      </w:r>
    </w:p>
    <w:p/>
    <w:p>
      <w:r>
        <w:t>Sincerely,</w:t>
      </w:r>
    </w:p>
    <w:p/>
    <w:p>
      <w:r>
        <w:t>Diane Marchetti, Esq.</w:t>
      </w:r>
    </w:p>
    <w:p>
      <w:r>
        <w:t>Marchetti &amp; Associates LLP</w:t>
      </w:r>
    </w:p>
    <w:p/>
    <w:p>
      <w:r>
        <w:t>Accepted by: ________________________  Date: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ins w:id="1" w:author="Diane Marchetti" w:date="2026-06-05T10:00:00Z">
        <w:r>
          <w:t>[INSERTED BY MARCHETTI] Additionally, we will provide monthly status updates.</w:t>
        </w:r>
      </w:ins>
    </w:p>
    <w:p>
      <w:del w:id="2" w:author="Diane Marchetti" w:date="2026-06-05T10:05:00Z">
        <w:r>
          <w:delText xml:space="preserve">[TO BE REMOVED: placeholder text from template]</w:delText>
        </w:r>
      </w:del>
    </w:p>
    <w:p>
      <w:ins w:id="3" w:author="James Thornton" w:date="2026-06-06T09:00:00Z">
        <w:r>
          <w:t>[INSERTED BY THORNTON] Hourly rate subject to annual review.</w:t>
        </w:r>
      </w:ins>
    </w:p>
    <w:p>
      <w:del w:id="4" w:author="James Thornton" w:date="2026-06-06T09:10:00Z">
        <w:r>
          <w:delText xml:space="preserve">[DELETED BY THORNTON: duplicated clause — see section 4]</w:delText>
        </w:r>
      </w:del>
    </w:p>
  </w:body>
</w:document>
</file>

<file path=word/comments.xml><?xml version="1.0" encoding="utf-8"?>
<w:comments xmlns:w="http://schemas.openxmlformats.org/wordprocessingml/2006/main">
  <w:comment w:id="1" w:author="Diane Marchetti" w:date="2026-06-05T10:30:00Z" w:initials="DM">
    <w:p>
      <w:r>
        <w:t>Confirm client identity before sending. Do not share until retainer received.</w:t>
      </w:r>
    </w:p>
  </w:comment>
  <w:comment w:id="2" w:author="James Thornton" w:date="2026-06-06T09:15:00Z" w:initials="JT">
    <w:p>
      <w:r>
        <w:t>Verify retainer amount against current firm policy — was $10k as of Jan 2026.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